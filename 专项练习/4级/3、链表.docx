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sz w:val="32"/>
          <w:szCs w:val="32"/>
        </w:rPr>
        <w:t>多次按空格键执行以下代码，绝对不会出现的结果是？</w:t>
      </w:r>
      <w:r>
        <w:rPr>
          <w:rFonts w:hint="eastAsia" w:ascii="微软雅黑" w:hAnsi="微软雅黑" w:eastAsia="微软雅黑" w:cs="微软雅黑"/>
          <w:sz w:val="32"/>
          <w:szCs w:val="32"/>
          <w:lang w:eastAsia="zh-CN"/>
        </w:rPr>
        <w:t>（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  <w:lang w:eastAsia="zh-CN"/>
        </w:rPr>
        <w:t>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118485" cy="3267710"/>
            <wp:effectExtent l="0" t="0" r="5715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909" cy="3294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铅笔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橡皮擦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钢笔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刨笔刀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每次执行以下脚本，“说”出的结果都是？（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383790" cy="4498975"/>
            <wp:effectExtent l="0" t="0" r="381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449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芒果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桔子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葡萄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香蕉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sz w:val="32"/>
          <w:szCs w:val="32"/>
        </w:rPr>
        <w:t>设计一段程序，用于随机选择做家务，以下程序可以实现这一功能的是？（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A. </w:t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738120" cy="3448685"/>
            <wp:effectExtent l="0" t="0" r="508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9710" cy="3463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B. </w:t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362325" cy="2858135"/>
            <wp:effectExtent l="0" t="0" r="3175" b="1206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760" cy="2864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C. </w:t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621405" cy="2755900"/>
            <wp:effectExtent l="0" t="0" r="1079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D. </w:t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081655" cy="2926080"/>
            <wp:effectExtent l="0" t="0" r="4445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773" cy="2933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sz w:val="32"/>
          <w:szCs w:val="32"/>
        </w:rPr>
        <w:t>多次按空格键，执行以下程序后，列表“奖品”的项目数始终为5。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426845" cy="1914525"/>
            <wp:effectExtent l="0" t="0" r="8255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sz w:val="32"/>
          <w:szCs w:val="32"/>
        </w:rPr>
        <w:t>隐藏列表“奖品”后，执行下面程序，将删除列表“奖品”中的第一项。（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859405" cy="694690"/>
            <wp:effectExtent l="0" t="0" r="10795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6、</w:t>
      </w:r>
      <w:r>
        <w:rPr>
          <w:rFonts w:hint="eastAsia" w:ascii="微软雅黑" w:hAnsi="微软雅黑" w:eastAsia="微软雅黑" w:cs="微软雅黑"/>
          <w:sz w:val="32"/>
          <w:szCs w:val="32"/>
        </w:rPr>
        <w:t>以下脚本自定义一个积木，执行该脚本后，将通过变量“平均数”，返回num1和num2的平均值。（ 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335020" cy="1231265"/>
            <wp:effectExtent l="0" t="0" r="508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7、</w:t>
      </w:r>
      <w:r>
        <w:rPr>
          <w:rFonts w:hint="eastAsia" w:ascii="微软雅黑" w:hAnsi="微软雅黑" w:eastAsia="微软雅黑" w:cs="微软雅黑"/>
          <w:sz w:val="32"/>
          <w:szCs w:val="32"/>
        </w:rPr>
        <w:t>执行以下自定义积木后,变量“我的变量”的值将设为三个数中的最大数。（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824480" cy="2963545"/>
            <wp:effectExtent l="0" t="0" r="762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085" cy="296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bookmarkStart w:id="0" w:name="_Hlk31804481"/>
      <w:r>
        <w:rPr>
          <w:rFonts w:hint="eastAsia" w:ascii="微软雅黑" w:hAnsi="微软雅黑" w:eastAsia="微软雅黑" w:cs="微软雅黑"/>
          <w:sz w:val="32"/>
          <w:szCs w:val="32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错误</w:t>
      </w:r>
    </w:p>
    <w:bookmarkEnd w:id="0"/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8、</w:t>
      </w:r>
      <w:r>
        <w:rPr>
          <w:rFonts w:hint="eastAsia" w:ascii="微软雅黑" w:hAnsi="微软雅黑" w:eastAsia="微软雅黑" w:cs="微软雅黑"/>
          <w:sz w:val="32"/>
          <w:szCs w:val="32"/>
        </w:rPr>
        <w:t>以下程序运行完毕后，列表【百宝箱】的项数为?（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905125" cy="4617085"/>
            <wp:effectExtent l="0" t="0" r="317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601" cy="46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2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3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C. 4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D. 5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9、</w:t>
      </w:r>
      <w:r>
        <w:rPr>
          <w:rFonts w:hint="eastAsia" w:ascii="微软雅黑" w:hAnsi="微软雅黑" w:eastAsia="微软雅黑" w:cs="微软雅黑"/>
          <w:sz w:val="32"/>
          <w:szCs w:val="32"/>
        </w:rPr>
        <w:t>以下程序运行完毕后，列表【水果箱】的数据依次为?（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705225" cy="3160395"/>
            <wp:effectExtent l="0" t="0" r="317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190" cy="31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香蕉/菠萝/苹果/草莓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苹果/香蕉/草莓/菠萝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C. 香蕉/草莓/菠萝/苹果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D. 苹果/菠萝/香蕉/草莓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10、</w:t>
      </w:r>
      <w:r>
        <w:rPr>
          <w:rFonts w:hint="eastAsia" w:ascii="微软雅黑" w:hAnsi="微软雅黑" w:eastAsia="微软雅黑" w:cs="微软雅黑"/>
          <w:sz w:val="32"/>
          <w:szCs w:val="32"/>
        </w:rPr>
        <w:t>以下程序运行后，角色不可能说出哪个动物的名字？（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990975" cy="32569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497" cy="326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  小狗   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B.   老虎 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C.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  长颈鹿  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D.   狮子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11、</w:t>
      </w:r>
      <w:r>
        <w:rPr>
          <w:rFonts w:hint="eastAsia" w:ascii="微软雅黑" w:hAnsi="微软雅黑" w:eastAsia="微软雅黑" w:cs="微软雅黑"/>
          <w:sz w:val="32"/>
          <w:szCs w:val="32"/>
        </w:rPr>
        <w:t>程序和列表如下图所示，程序运行完毕后，变量【ans】的值为?（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419475" cy="3113405"/>
            <wp:effectExtent l="0" t="0" r="9525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9278" cy="31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333500" cy="263779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72" cy="271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3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4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C. 5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D. 6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12、</w:t>
      </w:r>
      <w:r>
        <w:rPr>
          <w:rFonts w:hint="eastAsia" w:ascii="微软雅黑" w:hAnsi="微软雅黑" w:eastAsia="微软雅黑" w:cs="微软雅黑"/>
          <w:sz w:val="32"/>
          <w:szCs w:val="32"/>
        </w:rPr>
        <w:t>程序和列表如下图所示，程序运行完毕后，变量【index】的值为?（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706495" cy="2996565"/>
            <wp:effectExtent l="0" t="0" r="190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9076" cy="30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151255" cy="2703830"/>
            <wp:effectExtent l="0" t="0" r="444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7765" cy="27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2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5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C. 7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D. 8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13、</w:t>
      </w:r>
      <w:r>
        <w:rPr>
          <w:rFonts w:hint="eastAsia" w:ascii="微软雅黑" w:hAnsi="微软雅黑" w:eastAsia="微软雅黑" w:cs="微软雅黑"/>
          <w:sz w:val="32"/>
          <w:szCs w:val="32"/>
        </w:rPr>
        <w:t>程序和列表如下图所示，程序运行完毕后，变量【ans】的值为?（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484880" cy="3134995"/>
            <wp:effectExtent l="0" t="0" r="762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3865" cy="31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284605" cy="3000375"/>
            <wp:effectExtent l="0" t="0" r="1079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7722" cy="30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49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68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C. 98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D. 44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14、</w:t>
      </w:r>
      <w:r>
        <w:rPr>
          <w:rFonts w:hint="eastAsia" w:ascii="微软雅黑" w:hAnsi="微软雅黑" w:eastAsia="微软雅黑" w:cs="微软雅黑"/>
          <w:sz w:val="32"/>
          <w:szCs w:val="32"/>
        </w:rPr>
        <w:t>程序和列表如下图所示，程序运行完毕后，变量【ans】的值为?（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108325" cy="2775585"/>
            <wp:effectExtent l="0" t="0" r="317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9400" cy="27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346200" cy="258953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7454" cy="26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14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24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C. 32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D. 39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jc w:val="lef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52"/>
          <w:szCs w:val="52"/>
          <w:lang w:val="en-US" w:eastAsia="zh-CN"/>
        </w:rPr>
        <w:t>答案</w:t>
      </w:r>
      <w:bookmarkStart w:id="1" w:name="_GoBack"/>
      <w:bookmarkEnd w:id="1"/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1、刨笔刀是列表中的第7项，代码中在列表的1-6项中取随机数，刨笔刀不会出现。本题答案是：D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2、</w:t>
      </w:r>
      <w:ins w:id="0" w:author="我只喜欢喝白开" w:date="2020-02-07T13:53:31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列表</w:t>
        </w:r>
      </w:ins>
      <w:ins w:id="1" w:author="我只喜欢喝白开" w:date="2020-02-07T13:53:3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中</w:t>
        </w:r>
      </w:ins>
      <w:ins w:id="2" w:author="我只喜欢喝白开" w:date="2020-02-07T13:53:3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，</w:t>
        </w:r>
      </w:ins>
      <w:ins w:id="3" w:author="我只喜欢喝白开" w:date="2020-02-07T13:53:3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有</w:t>
        </w:r>
      </w:ins>
      <w:ins w:id="4" w:author="我只喜欢喝白开" w:date="2020-02-07T13:53:36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苹果</w:t>
        </w:r>
      </w:ins>
      <w:ins w:id="5" w:author="我只喜欢喝白开" w:date="2020-02-07T13:53:37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、</w:t>
        </w:r>
      </w:ins>
      <w:ins w:id="6" w:author="我只喜欢喝白开" w:date="2020-02-07T13:53:4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梨</w:t>
        </w:r>
      </w:ins>
      <w:ins w:id="7" w:author="我只喜欢喝白开" w:date="2020-02-07T13:53:4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、</w:t>
        </w:r>
      </w:ins>
      <w:ins w:id="8" w:author="我只喜欢喝白开" w:date="2020-02-07T13:53:47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香蕉</w:t>
        </w:r>
      </w:ins>
      <w:ins w:id="9" w:author="我只喜欢喝白开" w:date="2020-02-07T13:53:4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、</w:t>
        </w:r>
      </w:ins>
      <w:ins w:id="10" w:author="我只喜欢喝白开" w:date="2020-02-07T13:54:0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桔子</w:t>
        </w:r>
      </w:ins>
      <w:ins w:id="11" w:author="我只喜欢喝白开" w:date="2020-02-07T13:54:07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、</w:t>
        </w:r>
      </w:ins>
      <w:ins w:id="12" w:author="我只喜欢喝白开" w:date="2020-02-07T13:54:0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芒果、</w:t>
        </w:r>
      </w:ins>
      <w:ins w:id="13" w:author="我只喜欢喝白开" w:date="2020-02-07T13:54:1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葡萄</w:t>
        </w:r>
      </w:ins>
      <w:ins w:id="14" w:author="我只喜欢喝白开" w:date="2020-02-07T13:54:1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。</w:t>
        </w:r>
      </w:ins>
      <w:ins w:id="15" w:author="我只喜欢喝白开" w:date="2020-02-07T13:54:1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删除</w:t>
        </w:r>
      </w:ins>
      <w:ins w:id="16" w:author="我只喜欢喝白开" w:date="2020-02-07T13:57:4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了</w:t>
        </w:r>
      </w:ins>
      <w:ins w:id="17" w:author="我只喜欢喝白开" w:date="2020-02-07T13:54:2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第四项</w:t>
        </w:r>
      </w:ins>
      <w:ins w:id="18" w:author="我只喜欢喝白开" w:date="2020-02-07T13:54:3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桔子</w:t>
        </w:r>
      </w:ins>
      <w:ins w:id="19" w:author="我只喜欢喝白开" w:date="2020-02-07T13:57:5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之后</w:t>
        </w:r>
      </w:ins>
      <w:ins w:id="20" w:author="我只喜欢喝白开" w:date="2020-02-07T13:54:3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，</w:t>
        </w:r>
      </w:ins>
      <w:ins w:id="21" w:author="我只喜欢喝白开" w:date="2020-02-07T13:54:36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后面</w:t>
        </w:r>
      </w:ins>
      <w:ins w:id="22" w:author="我只喜欢喝白开" w:date="2020-02-07T13:54:3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的</w:t>
        </w:r>
      </w:ins>
      <w:ins w:id="23" w:author="我只喜欢喝白开" w:date="2020-02-07T13:54:5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数据</w:t>
        </w:r>
      </w:ins>
      <w:ins w:id="24" w:author="我只喜欢喝白开" w:date="2020-02-07T13:54:57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前移，</w:t>
        </w:r>
      </w:ins>
      <w:ins w:id="25" w:author="我只喜欢喝白开" w:date="2020-02-07T13:54:5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所以</w:t>
        </w:r>
      </w:ins>
      <w:ins w:id="26" w:author="我只喜欢喝白开" w:date="2020-02-07T13:55:00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芒果</w:t>
        </w:r>
      </w:ins>
      <w:ins w:id="27" w:author="我只喜欢喝白开" w:date="2020-02-07T13:55:1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变成</w:t>
        </w:r>
      </w:ins>
      <w:ins w:id="28" w:author="我只喜欢喝白开" w:date="2020-02-07T13:55:1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了</w:t>
        </w:r>
      </w:ins>
      <w:ins w:id="29" w:author="我只喜欢喝白开" w:date="2020-02-07T13:55:17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第4</w:t>
        </w:r>
      </w:ins>
      <w:ins w:id="30" w:author="我只喜欢喝白开" w:date="2020-02-07T13:55:1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项</w:t>
        </w:r>
      </w:ins>
      <w:ins w:id="31" w:author="我只喜欢喝白开" w:date="2020-02-07T13:55:1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，</w:t>
        </w:r>
      </w:ins>
      <w:ins w:id="32" w:author="我只喜欢喝白开" w:date="2020-02-07T13:55:21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葡萄</w:t>
        </w:r>
      </w:ins>
      <w:ins w:id="33" w:author="我只喜欢喝白开" w:date="2020-02-07T13:55:2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变成了</w:t>
        </w:r>
      </w:ins>
      <w:ins w:id="34" w:author="我只喜欢喝白开" w:date="2020-02-07T13:55:2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第</w:t>
        </w:r>
      </w:ins>
      <w:ins w:id="35" w:author="我只喜欢喝白开" w:date="2020-02-07T13:55:2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5</w:t>
        </w:r>
      </w:ins>
      <w:ins w:id="36" w:author="我只喜欢喝白开" w:date="2020-02-07T13:55:27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项</w:t>
        </w:r>
      </w:ins>
      <w:ins w:id="37" w:author="我只喜欢喝白开" w:date="2020-02-07T13:55:2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。</w:t>
        </w:r>
      </w:ins>
      <w:ins w:id="38" w:author="我只喜欢喝白开" w:date="2020-02-07T13:55:5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本题</w:t>
        </w:r>
      </w:ins>
      <w:ins w:id="39" w:author="我只喜欢喝白开" w:date="2020-02-07T13:55:40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答案</w:t>
        </w:r>
      </w:ins>
      <w:ins w:id="40" w:author="我只喜欢喝白开" w:date="2020-02-07T13:55:5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是</w:t>
        </w:r>
      </w:ins>
      <w:ins w:id="41" w:author="我只喜欢喝白开" w:date="2020-02-07T13:55:5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：</w:t>
        </w:r>
      </w:ins>
      <w:ins w:id="42" w:author="我只喜欢喝白开" w:date="2020-02-07T13:55:4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A</w:t>
        </w:r>
      </w:ins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3、</w:t>
      </w:r>
      <w:ins w:id="43" w:author="我只喜欢喝白开" w:date="2020-02-07T14:00:1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每次</w:t>
        </w:r>
      </w:ins>
      <w:ins w:id="44" w:author="我只喜欢喝白开" w:date="2020-02-07T14:00:16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重新</w:t>
        </w:r>
      </w:ins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向列表中加入</w:t>
      </w:r>
      <w:ins w:id="45" w:author="我只喜欢喝白开" w:date="2020-02-07T13:59:1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数据</w:t>
        </w:r>
      </w:ins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的时候需要删除列表中的全部项目。所以排除A,B。C选项中的选择范围是0-6项，D选项中的选择范围是1-6项。列表中的项目是从第一项开始。本题答案是：D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4、</w:t>
      </w:r>
      <w:ins w:id="46" w:author="我只喜欢喝白开" w:date="2020-02-07T14:31:0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每按下</w:t>
        </w:r>
      </w:ins>
      <w:ins w:id="47" w:author="我只喜欢喝白开" w:date="2020-02-07T14:31:0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一次</w:t>
        </w:r>
      </w:ins>
      <w:ins w:id="48" w:author="我只喜欢喝白开" w:date="2020-02-07T14:31:0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空格键</w:t>
        </w:r>
      </w:ins>
      <w:ins w:id="49" w:author="我只喜欢喝白开" w:date="2020-02-07T14:31:1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，</w:t>
        </w:r>
      </w:ins>
      <w:ins w:id="50" w:author="我只喜欢喝白开" w:date="2020-02-07T14:31:1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就会将</w:t>
        </w:r>
      </w:ins>
      <w:ins w:id="51" w:author="我只喜欢喝白开" w:date="2020-02-07T14:31:16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下面</w:t>
        </w:r>
      </w:ins>
      <w:ins w:id="52" w:author="我只喜欢喝白开" w:date="2020-02-07T14:31:17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的</w:t>
        </w:r>
      </w:ins>
      <w:ins w:id="53" w:author="我只喜欢喝白开" w:date="2020-02-07T14:31:1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代码</w:t>
        </w:r>
      </w:ins>
      <w:ins w:id="54" w:author="我只喜欢喝白开" w:date="2020-02-07T14:31:1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块</w:t>
        </w:r>
      </w:ins>
      <w:ins w:id="55" w:author="我只喜欢喝白开" w:date="2020-02-07T14:31:21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执行</w:t>
        </w:r>
      </w:ins>
      <w:ins w:id="56" w:author="我只喜欢喝白开" w:date="2020-02-07T14:31:2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一遍，</w:t>
        </w:r>
      </w:ins>
      <w:ins w:id="57" w:author="我只喜欢喝白开" w:date="2020-02-07T14:33:36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每次</w:t>
        </w:r>
      </w:ins>
      <w:ins w:id="58" w:author="我只喜欢喝白开" w:date="2020-02-07T14:33:1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列表</w:t>
        </w:r>
      </w:ins>
      <w:ins w:id="59" w:author="我只喜欢喝白开" w:date="2020-02-07T14:33:1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的</w:t>
        </w:r>
      </w:ins>
      <w:ins w:id="60" w:author="我只喜欢喝白开" w:date="2020-02-07T14:33:07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项数</w:t>
        </w:r>
      </w:ins>
      <w:ins w:id="61" w:author="我只喜欢喝白开" w:date="2020-02-07T14:33:0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也会</w:t>
        </w:r>
      </w:ins>
      <w:ins w:id="62" w:author="我只喜欢喝白开" w:date="2020-02-07T14:33:11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增加</w:t>
        </w:r>
      </w:ins>
      <w:ins w:id="63" w:author="我只喜欢喝白开" w:date="2020-02-07T14:33:1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5</w:t>
        </w:r>
      </w:ins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。本题答案：错误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5、正确表述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6、表述正确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7、</w:t>
      </w:r>
      <w:ins w:id="64" w:author="我只喜欢喝白开" w:date="2020-02-07T16:00:11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自定义</w:t>
        </w:r>
      </w:ins>
      <w:ins w:id="65" w:author="我只喜欢喝白开" w:date="2020-02-07T16:00:1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积木</w:t>
        </w:r>
      </w:ins>
      <w:ins w:id="66" w:author="我只喜欢喝白开" w:date="2020-02-07T15:59:2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中</w:t>
        </w:r>
      </w:ins>
      <w:ins w:id="67" w:author="我只喜欢喝白开" w:date="2020-02-07T15:59:3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少判断</w:t>
        </w:r>
      </w:ins>
      <w:ins w:id="68" w:author="我只喜欢喝白开" w:date="2020-02-07T15:59:3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了</w:t>
        </w:r>
      </w:ins>
      <w:ins w:id="69" w:author="我只喜欢喝白开" w:date="2020-02-07T15:59:43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两个</w:t>
        </w:r>
      </w:ins>
      <w:ins w:id="70" w:author="我只喜欢喝白开" w:date="2020-02-07T15:59:4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或者</w:t>
        </w:r>
      </w:ins>
      <w:ins w:id="71" w:author="我只喜欢喝白开" w:date="2020-02-07T15:59:4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三个</w:t>
        </w:r>
      </w:ins>
      <w:ins w:id="72" w:author="我只喜欢喝白开" w:date="2020-02-07T15:59:50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数</w:t>
        </w:r>
      </w:ins>
      <w:ins w:id="73" w:author="我只喜欢喝白开" w:date="2020-02-07T15:59:5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相等的</w:t>
        </w:r>
      </w:ins>
      <w:ins w:id="74" w:author="我只喜欢喝白开" w:date="2020-02-07T15:59:5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情况</w:t>
        </w:r>
      </w:ins>
      <w:ins w:id="75" w:author="我只喜欢喝白开" w:date="2020-02-07T15:59:5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，</w:t>
        </w:r>
      </w:ins>
      <w:ins w:id="76" w:author="我只喜欢喝白开" w:date="2020-02-07T16:00:5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比如</w:t>
        </w:r>
      </w:ins>
      <w:ins w:id="77" w:author="我只喜欢喝白开" w:date="2020-02-07T16:00:5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5</w:t>
        </w:r>
      </w:ins>
      <w:ins w:id="78" w:author="我只喜欢喝白开" w:date="2020-02-07T16:01:0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、</w:t>
        </w:r>
      </w:ins>
      <w:ins w:id="79" w:author="我只喜欢喝白开" w:date="2020-02-07T16:01:0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6</w:t>
        </w:r>
      </w:ins>
      <w:ins w:id="80" w:author="我只喜欢喝白开" w:date="2020-02-07T16:01:0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、</w:t>
        </w:r>
      </w:ins>
      <w:ins w:id="81" w:author="我只喜欢喝白开" w:date="2020-02-07T16:01:10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6</w:t>
        </w:r>
      </w:ins>
      <w:ins w:id="82" w:author="我只喜欢喝白开" w:date="2020-02-07T16:01:1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，</w:t>
        </w:r>
      </w:ins>
      <w:ins w:id="83" w:author="我只喜欢喝白开" w:date="2020-02-07T16:01:1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这样</w:t>
        </w:r>
      </w:ins>
      <w:ins w:id="84" w:author="我只喜欢喝白开" w:date="2020-02-07T16:01:16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里面</w:t>
        </w:r>
      </w:ins>
      <w:ins w:id="85" w:author="我只喜欢喝白开" w:date="2020-02-07T16:01:19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所有的</w:t>
        </w:r>
      </w:ins>
      <w:ins w:id="86" w:author="我只喜欢喝白开" w:date="2020-02-07T16:01:20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条件</w:t>
        </w:r>
      </w:ins>
      <w:ins w:id="87" w:author="我只喜欢喝白开" w:date="2020-02-07T16:01:2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都不能</w:t>
        </w:r>
      </w:ins>
      <w:ins w:id="88" w:author="我只喜欢喝白开" w:date="2020-02-07T16:01:2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成立</w:t>
        </w:r>
      </w:ins>
      <w:ins w:id="89" w:author="我只喜欢喝白开" w:date="2020-02-07T16:01:26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。</w:t>
        </w:r>
      </w:ins>
      <w:ins w:id="90" w:author="我只喜欢喝白开" w:date="2020-02-07T16:01:28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所以</w:t>
        </w:r>
      </w:ins>
      <w:ins w:id="91" w:author="我只喜欢喝白开" w:date="2020-02-07T16:01:31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本题</w:t>
        </w:r>
      </w:ins>
      <w:ins w:id="92" w:author="我只喜欢喝白开" w:date="2020-02-07T16:01:32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答案</w:t>
        </w:r>
      </w:ins>
      <w:ins w:id="93" w:author="我只喜欢喝白开" w:date="2020-02-07T16:01:34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：</w:t>
        </w:r>
      </w:ins>
      <w:ins w:id="94" w:author="我只喜欢喝白开" w:date="2020-02-07T16:01:35Z">
        <w:r>
          <w:rPr>
            <w:rFonts w:hint="eastAsia" w:ascii="微软雅黑" w:hAnsi="微软雅黑" w:eastAsia="微软雅黑" w:cs="微软雅黑"/>
            <w:color w:val="000000" w:themeColor="text1"/>
            <w:sz w:val="32"/>
            <w:szCs w:val="32"/>
            <w:lang w:val="en-US" w:eastAsia="zh-CN"/>
            <w14:textFill>
              <w14:solidFill>
                <w14:schemeClr w14:val="tx1"/>
              </w14:solidFill>
            </w14:textFill>
          </w:rPr>
          <w:t>错误</w:t>
        </w:r>
      </w:ins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8、</w:t>
      </w: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答案：D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9、</w:t>
      </w: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答案：A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10、</w:t>
      </w:r>
      <w:r>
        <w:rPr>
          <w:rFonts w:hint="eastAsia" w:ascii="微软雅黑" w:hAnsi="微软雅黑" w:eastAsia="微软雅黑" w:cs="微软雅黑"/>
          <w:sz w:val="32"/>
          <w:szCs w:val="32"/>
        </w:rPr>
        <w:t>答案：D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解析：题干为遍历列表中的每一项数据，并判断每一项数据是否大于20，如果大于20，那么就将变量【ans】增加1。所以根据列表中的数据可知答案选B。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11、</w:t>
      </w:r>
      <w:r>
        <w:rPr>
          <w:rFonts w:hint="eastAsia" w:ascii="微软雅黑" w:hAnsi="微软雅黑" w:eastAsia="微软雅黑" w:cs="微软雅黑"/>
          <w:sz w:val="32"/>
          <w:szCs w:val="32"/>
        </w:rPr>
        <w:t>答案：B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题型：单选题</w:t>
      </w:r>
    </w:p>
    <w:p>
      <w:pPr>
        <w:rPr>
          <w:rFonts w:hint="default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解析：题干为遍历列表中的每一项数据，并判断每一项数据是否大于20，如果大于20，那么就将变量【ans】增加1。所以根据列表中的数据可知答案选B。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12、</w:t>
      </w:r>
      <w:r>
        <w:rPr>
          <w:rFonts w:hint="eastAsia" w:ascii="微软雅黑" w:hAnsi="微软雅黑" w:eastAsia="微软雅黑" w:cs="微软雅黑"/>
          <w:sz w:val="32"/>
          <w:szCs w:val="32"/>
        </w:rPr>
        <w:t>答案：A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解析：题干为遍历【numbers】列表，查找指定的数值。这里要查找69，如果找到就停止全部。当查找到列表第2项的时候找到了69，并停止程序。此时index的值为2，所以答案选A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13、</w:t>
      </w:r>
      <w:r>
        <w:rPr>
          <w:rFonts w:hint="eastAsia" w:ascii="微软雅黑" w:hAnsi="微软雅黑" w:eastAsia="微软雅黑" w:cs="微软雅黑"/>
          <w:sz w:val="32"/>
          <w:szCs w:val="32"/>
        </w:rPr>
        <w:t>答案：C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解析：此题为找列表中的最大值。初始将【ans】设为第一项49，接着从列表第二项开始判断，判断62是否大于【ans】的值，如果大于，就把【ans】设为62，继续向下比较，以此类推。所以最终变量【ans】的值为98。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14、</w:t>
      </w:r>
      <w:r>
        <w:rPr>
          <w:rFonts w:hint="eastAsia" w:ascii="微软雅黑" w:hAnsi="微软雅黑" w:eastAsia="微软雅黑" w:cs="微软雅黑"/>
          <w:sz w:val="32"/>
          <w:szCs w:val="32"/>
        </w:rPr>
        <w:t>答案：B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解析：题干为计算列表中所有数据的平均值。首先遍历列表中的每一项数据，将每一项数据添加到变量【sum】中，最后用【sum】除以列表的项数，得出平均值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我只喜欢喝白开">
    <w15:presenceInfo w15:providerId="WPS Office" w15:userId="2360021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E3F3E"/>
    <w:rsid w:val="0CAB66BB"/>
    <w:rsid w:val="0F22076F"/>
    <w:rsid w:val="10E13019"/>
    <w:rsid w:val="2AF777CA"/>
    <w:rsid w:val="2EDD3AD2"/>
    <w:rsid w:val="53CE78B7"/>
    <w:rsid w:val="596F1629"/>
    <w:rsid w:val="680B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microsoft.com/office/2011/relationships/people" Target="people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2020-03-31T11:07:46Z</dcterms:created>
  <dc:creator>鸟人叔</dc:creator>
  <cp:lastModifiedBy>李琼</cp:lastModifiedBy>
  <dcterms:modified xsi:type="dcterms:W3CDTF">2020-03-31T14:42:36Z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