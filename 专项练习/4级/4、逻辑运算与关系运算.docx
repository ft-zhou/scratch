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某学校为教师外出提供车辆服务，当外出人数小于5人时，派轿车；当外出人数为5至7人的话，派商务车；当外出人数多于7人时，派中巴车。程序运行后，用户通过键盘输入了外出的人数，可以判断派商务车的正确脚本是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 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335020" cy="859790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 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025650" cy="824865"/>
            <wp:effectExtent l="0" t="0" r="635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8310" cy="8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 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012315" cy="870585"/>
            <wp:effectExtent l="0" t="0" r="698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988" cy="884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D. 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535045" cy="866140"/>
            <wp:effectExtent l="0" t="0" r="825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382" cy="87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执行以下脚本后， “说”出的变量b的值为？（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908175" cy="2761615"/>
            <wp:effectExtent l="0" t="0" r="952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6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7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3、礼品公司选择脐橙做成高档礼品，选择标准是：脐橙果径大于6cm，重量大于150g，以下条件标准的是 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859405" cy="859790"/>
            <wp:effectExtent l="0" t="0" r="1079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859405" cy="859790"/>
            <wp:effectExtent l="0" t="0" r="1079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212" cy="86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863850" cy="1116965"/>
            <wp:effectExtent l="0" t="0" r="635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726" cy="114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859405" cy="859790"/>
            <wp:effectExtent l="0" t="0" r="10795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[所属分类]: 软件编程预备级（四级）/逻辑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4、在“猜大小”游戏中，电脑选择了一个数，用户通过键盘输入任意数字，进行猜测。电脑将根据用户的输入，提示“大了”或“小了”，直到猜中为止。提示的正确脚本是？（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613025" cy="2958465"/>
            <wp:effectExtent l="0" t="0" r="317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515" cy="2967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626995" cy="1791970"/>
            <wp:effectExtent l="0" t="0" r="190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501" cy="180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590800" cy="2915920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444" cy="29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602230" cy="3007360"/>
            <wp:effectExtent l="0" t="0" r="127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740" cy="301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5、编写脚本，实现在角色上点击鼠标，才播放“喵”，正确的脚本是（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132455" cy="1889760"/>
            <wp:effectExtent l="0" t="0" r="4445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296" cy="1892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253105" cy="1932305"/>
            <wp:effectExtent l="0" t="0" r="10795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280" cy="1937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502535" cy="2233930"/>
            <wp:effectExtent l="0" t="0" r="1206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3924" cy="224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335020" cy="1511935"/>
            <wp:effectExtent l="0" t="0" r="508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6、执行以下模块后，变量a的值为？（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290445" cy="2687955"/>
            <wp:effectExtent l="0" t="0" r="8255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360" cy="269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12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13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14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15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7、以下自定义积木中，哪一个可以判断输入值是奇数还是偶数？（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151505" cy="1780540"/>
            <wp:effectExtent l="0" t="0" r="10795" b="1016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064" cy="179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531110" cy="2147570"/>
            <wp:effectExtent l="0" t="0" r="8890" b="1143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123" cy="2170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545715" cy="1819275"/>
            <wp:effectExtent l="0" t="0" r="698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132" cy="185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545715" cy="2230755"/>
            <wp:effectExtent l="0" t="0" r="6985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385" cy="2248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8、 以下脚本自定义一个积木，用于判断输入数字的奇偶性。（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341370" cy="2844165"/>
            <wp:effectExtent l="0" t="0" r="1143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7583" cy="284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9、执行以下程序，“说”出a的值为11。（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487930" cy="3249295"/>
            <wp:effectExtent l="0" t="0" r="127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698" cy="3267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10、 执行以下程序，将播放声音“喵”。（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383790" cy="1579245"/>
            <wp:effectExtent l="0" t="0" r="381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11、执行以下程序，鼠标按下又松开后，才播放声音“喵”。（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112645" cy="1966595"/>
            <wp:effectExtent l="0" t="0" r="825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12" cy="1972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12、 以下两段程序，都可以让小猫一直前进，直到碰到边缘后停止。（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383790" cy="3035935"/>
            <wp:effectExtent l="0" t="0" r="3810" b="1206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859405" cy="2200910"/>
            <wp:effectExtent l="0" t="0" r="10795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13、以下程序运行后，如果输入37，那么运行完毕后，变量【k】的值为？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5274310" cy="30264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 9   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 18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 37 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D.  74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14、小明同学想编写一段程序，用来计算数字每一位的和，例如，数字123，每一位的和为，1+2+3=6。根据以下代码所示，红框部分应填写的代码是？（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103880" cy="3378835"/>
            <wp:effectExtent l="0" t="0" r="762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2756" cy="33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609725" cy="413385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9818" cy="4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762125" cy="4318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4905" cy="4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609725" cy="417830"/>
            <wp:effectExtent l="0" t="0" r="317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354" cy="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076325" cy="461010"/>
            <wp:effectExtent l="0" t="0" r="317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20570" cy="4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685925" cy="449580"/>
            <wp:effectExtent l="0" t="0" r="317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9205" cy="5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781175" cy="441960"/>
            <wp:effectExtent l="0" t="0" r="952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0720" cy="4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638300" cy="407035"/>
            <wp:effectExtent l="0" t="0" r="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3156" cy="4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447800" cy="439420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987" cy="4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15、以下程序运行完毕后，变量【x】的值为？（）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981450" cy="23666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9607" cy="23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A．15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B．16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C.17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D.18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16、以下程序运行完毕后，变量【times】的值为?（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943350" cy="4438650"/>
            <wp:effectExtent l="0" t="0" r="635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 8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B. 17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 72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D. 81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17、以下程序运行完毕后，变量【ans】的值为？（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3857625" cy="2563495"/>
            <wp:effectExtent l="0" t="0" r="317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9196" cy="25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A.21     B. 40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C.54     D. 63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18、程序和列表如下图所示，以下程序运行完毕后，变量【index】的值为？（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676400" cy="3190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3534" cy="32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5274310" cy="3160395"/>
            <wp:effectExtent l="0" t="0" r="889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A.1  B. 2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C.4    D. 5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19、桃子同学想编写一个程序，可以计算出从1累加到100的数值，并将结果保存到变量【sum】中，下列选项中可以实现的是？（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113280" cy="244729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9576" cy="24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847850" cy="24923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146" cy="25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990725" cy="261493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1416" cy="26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 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894840" cy="25901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8827" cy="26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20、列表中的数据为，1，3，5，12，18，26，39，58，66，如果使用二分法查找列表中的数字66，那么需要判断几次？（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A.1     B. 2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C.3     D. 4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21、程序和列表如下图所示，程序运行完毕后，角色会说？（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4352925" cy="4262755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5287" cy="43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1151890" cy="2179320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74949" cy="22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A.4     B. 7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C.70    D. 73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22、想要互换变量【m】和变量【n】中的数值，以下程序中可以实现的是？（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057400" cy="1510030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1254" cy="15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B.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110105" cy="1570355"/>
            <wp:effectExtent l="0" t="0" r="1079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5580" cy="16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007870" cy="1476375"/>
            <wp:effectExtent l="0" t="0" r="1143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9543" cy="14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D.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0" distR="0">
            <wp:extent cx="2107565" cy="1586230"/>
            <wp:effectExtent l="0" t="0" r="63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5469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答案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题目中说，当外出人数为5至7人的话，派商务车。所以正确逻辑应该是派出人数大于4且小于8，两个条件都需要满足。所以用“与代码块”。本题答案是：D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2、当程序重复执行5次之后a的值大于10了，所以此时b的值为5。本题答案是：B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3、题目中高档礼品，选择标准是：脐橙果径大于6cm，重量大于150g。所以是需要果径和重量同时满足要求。所以需要用“与”代码块。本题答案是：B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4、根据题意</w:t>
      </w:r>
      <w:ins w:id="0" w:author="我只喜欢喝白开" w:date="2020-02-07T14:13:3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可知</w:t>
        </w:r>
      </w:ins>
      <w:ins w:id="1" w:author="我只喜欢喝白开" w:date="2020-02-07T14:13:3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2" w:author="我只喜欢喝白开" w:date="2020-02-07T14:13:4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一共</w:t>
        </w:r>
      </w:ins>
      <w:ins w:id="3" w:author="我只喜欢喝白开" w:date="2020-02-07T14:13:4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有</w:t>
        </w:r>
      </w:ins>
      <w:ins w:id="4" w:author="我只喜欢喝白开" w:date="2020-02-07T14:13:4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三种</w:t>
        </w:r>
      </w:ins>
      <w:ins w:id="5" w:author="我只喜欢喝白开" w:date="2020-02-07T14:13:4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情况</w:t>
        </w:r>
      </w:ins>
      <w:ins w:id="6" w:author="我只喜欢喝白开" w:date="2020-02-07T14:13:5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7" w:author="我只喜欢喝白开" w:date="2020-02-07T14:13:5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等于</w:t>
        </w:r>
      </w:ins>
      <w:ins w:id="8" w:author="我只喜欢喝白开" w:date="2020-02-07T14:14:0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、</w:t>
        </w:r>
      </w:ins>
      <w:ins w:id="9" w:author="我只喜欢喝白开" w:date="2020-02-07T14:13:5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大于</w:t>
        </w:r>
      </w:ins>
      <w:ins w:id="10" w:author="我只喜欢喝白开" w:date="2020-02-07T14:14:04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、</w:t>
        </w:r>
      </w:ins>
      <w:ins w:id="11" w:author="我只喜欢喝白开" w:date="2020-02-07T14:14:0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或者</w:t>
        </w:r>
      </w:ins>
      <w:ins w:id="12" w:author="我只喜欢喝白开" w:date="2020-02-07T14:14:0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小于</w:t>
        </w:r>
      </w:ins>
      <w:ins w:id="13" w:author="我只喜欢喝白开" w:date="2020-02-07T14:14:0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14" w:author="我只喜欢喝白开" w:date="2020-02-07T14:14:12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所以</w:t>
        </w:r>
      </w:ins>
      <w:ins w:id="15" w:author="我只喜欢喝白开" w:date="2020-02-07T14:14:1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需要</w:t>
        </w:r>
      </w:ins>
      <w:ins w:id="16" w:author="我只喜欢喝白开" w:date="2020-02-07T14:14:1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多重</w:t>
        </w:r>
      </w:ins>
      <w:ins w:id="17" w:author="我只喜欢喝白开" w:date="2020-02-07T14:14:2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判断</w:t>
        </w:r>
      </w:ins>
      <w:ins w:id="18" w:author="我只喜欢喝白开" w:date="2020-02-07T14:14:2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19" w:author="我只喜欢喝白开" w:date="2020-02-07T14:14:4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可以</w:t>
        </w:r>
      </w:ins>
      <w:ins w:id="20" w:author="我只喜欢喝白开" w:date="2020-02-07T14:14:4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使用</w:t>
        </w:r>
      </w:ins>
      <w:ins w:id="21" w:author="我只喜欢喝白开" w:date="2020-02-07T14:14:5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两个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如果那么否则</w:t>
      </w:r>
      <w:ins w:id="22" w:author="我只喜欢喝白开" w:date="2020-02-07T14:14:5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来</w:t>
        </w:r>
      </w:ins>
      <w:ins w:id="23" w:author="我只喜欢喝白开" w:date="2020-02-07T14:14:5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实现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，如果回答等于电脑选择数则回答正确，否则</w:t>
      </w:r>
      <w:ins w:id="24" w:author="我只喜欢喝白开" w:date="2020-02-07T14:17:0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就</w:t>
        </w:r>
      </w:ins>
      <w:ins w:id="25" w:author="我只喜欢喝白开" w:date="2020-02-07T14:15:0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继续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判断是大了还是小了</w:t>
      </w:r>
      <w:ins w:id="26" w:author="我只喜欢喝白开" w:date="2020-02-07T14:15:3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27" w:author="我只喜欢喝白开" w:date="2020-02-07T14:15:3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所以</w:t>
        </w:r>
      </w:ins>
      <w:ins w:id="28" w:author="我只喜欢喝白开" w:date="2020-02-07T14:15:3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本题</w:t>
        </w:r>
      </w:ins>
      <w:ins w:id="29" w:author="我只喜欢喝白开" w:date="2020-02-07T14:15:12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答案</w:t>
        </w:r>
      </w:ins>
      <w:ins w:id="30" w:author="我只喜欢喝白开" w:date="2020-02-07T14:15:1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选</w:t>
        </w:r>
      </w:ins>
      <w:ins w:id="31" w:author="我只喜欢喝白开" w:date="2020-02-07T14:15:4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=</w:t>
        </w:r>
      </w:ins>
      <w:ins w:id="32" w:author="我只喜欢喝白开" w:date="2020-02-07T14:15:44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是</w:t>
        </w:r>
      </w:ins>
      <w:ins w:id="33" w:author="我只喜欢喝白开" w:date="2020-02-07T14:15:4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：</w:t>
        </w:r>
      </w:ins>
      <w:ins w:id="34" w:author="我只喜欢喝白开" w:date="2020-02-07T14:15:1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C</w:t>
        </w:r>
      </w:ins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5、</w:t>
      </w:r>
      <w:ins w:id="35" w:author="我只喜欢喝白开" w:date="2020-02-07T14:23:5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点击</w:t>
        </w:r>
      </w:ins>
      <w:ins w:id="36" w:author="我只喜欢喝白开" w:date="2020-02-07T14:23:5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角色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需要同时满足按下鼠标和碰到鼠标</w:t>
      </w:r>
      <w:ins w:id="37" w:author="我只喜欢喝白开" w:date="2020-02-07T14:24:02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两个</w:t>
        </w:r>
      </w:ins>
      <w:ins w:id="38" w:author="我只喜欢喝白开" w:date="2020-02-07T14:24:0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条件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，所以需要使用“与”代码块。</w:t>
      </w:r>
      <w:ins w:id="39" w:author="我只喜欢喝白开" w:date="2020-02-07T14:24:2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这两个</w:t>
        </w:r>
      </w:ins>
      <w:ins w:id="40" w:author="我只喜欢喝白开" w:date="2020-02-07T14:24:2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条件</w:t>
        </w:r>
      </w:ins>
      <w:ins w:id="41" w:author="我只喜欢喝白开" w:date="2020-02-07T14:24:2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需要</w:t>
        </w:r>
      </w:ins>
      <w:ins w:id="42" w:author="我只喜欢喝白开" w:date="2020-02-07T14:24:3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一直</w:t>
        </w:r>
      </w:ins>
      <w:ins w:id="43" w:author="我只喜欢喝白开" w:date="2020-02-07T14:24:34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检测</w:t>
        </w:r>
      </w:ins>
      <w:ins w:id="44" w:author="我只喜欢喝白开" w:date="2020-02-07T14:24:3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45" w:author="我只喜欢喝白开" w:date="2020-02-07T14:24:3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所以</w:t>
        </w:r>
      </w:ins>
      <w:ins w:id="46" w:author="我只喜欢喝白开" w:date="2020-02-07T14:24:4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在外面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需要</w:t>
      </w:r>
      <w:ins w:id="47" w:author="我只喜欢喝白开" w:date="2020-02-07T14:24:4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加上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重复执行代码块。本题答案是:A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6、本题转化代码语言：1+2*6=13。本题答案是：B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7、如果输入数正好能被2整除则输入数是偶数，否则，输入数为奇数。C满足条件。本题答案是:C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8、如果number能被2整除，则这个数应该是偶数，题中代码表述错误，所以不能判定奇偶数。本题答案：错误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9、</w:t>
      </w:r>
      <w:ins w:id="48" w:author="我只喜欢喝白开" w:date="2020-02-07T14:38:4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变量</w:t>
        </w:r>
      </w:ins>
      <w:ins w:id="49" w:author="我只喜欢喝白开" w:date="2020-02-07T14:38:4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a</w:t>
        </w:r>
      </w:ins>
      <w:ins w:id="50" w:author="我只喜欢喝白开" w:date="2020-02-07T14:38:50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初始</w:t>
        </w:r>
      </w:ins>
      <w:ins w:id="51" w:author="我只喜欢喝白开" w:date="2020-02-07T14:38:5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为</w:t>
        </w:r>
      </w:ins>
      <w:ins w:id="52" w:author="我只喜欢喝白开" w:date="2020-02-07T14:38:52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1，</w:t>
        </w:r>
      </w:ins>
      <w:ins w:id="53" w:author="我只喜欢喝白开" w:date="2020-02-07T14:38:5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循环</w:t>
        </w:r>
      </w:ins>
      <w:ins w:id="54" w:author="我只喜欢喝白开" w:date="2020-02-07T14:38:5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10</w:t>
        </w:r>
      </w:ins>
      <w:ins w:id="55" w:author="我只喜欢喝白开" w:date="2020-02-07T14:38:5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次</w:t>
        </w:r>
      </w:ins>
      <w:ins w:id="56" w:author="我只喜欢喝白开" w:date="2020-02-07T14:38:5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后</w:t>
        </w:r>
      </w:ins>
      <w:ins w:id="57" w:author="我只喜欢喝白开" w:date="2020-02-07T14:38:5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，</w:t>
        </w:r>
      </w:ins>
      <w:ins w:id="58" w:author="我只喜欢喝白开" w:date="2020-02-07T14:39:0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增加</w:t>
        </w:r>
      </w:ins>
      <w:ins w:id="59" w:author="我只喜欢喝白开" w:date="2020-02-07T14:39:0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到</w:t>
        </w:r>
      </w:ins>
      <w:ins w:id="60" w:author="我只喜欢喝白开" w:date="2020-02-07T14:39:04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1</w:t>
        </w:r>
      </w:ins>
      <w:ins w:id="61" w:author="我只喜欢喝白开" w:date="2020-02-07T14:39:1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1</w:t>
        </w:r>
      </w:ins>
      <w:ins w:id="62" w:author="我只喜欢喝白开" w:date="2020-02-07T14:39:0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。</w:t>
        </w:r>
      </w:ins>
      <w:ins w:id="63" w:author="我只喜欢喝白开" w:date="2020-02-07T14:38:2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表述正确</w:t>
        </w:r>
      </w:ins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10、</w:t>
      </w:r>
      <w:ins w:id="64" w:author="我只喜欢喝白开" w:date="2020-02-07T14:41:45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使用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包含代码块</w:t>
      </w:r>
      <w:ins w:id="65" w:author="我只喜欢喝白开" w:date="2020-02-07T14:41:09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判断</w:t>
        </w:r>
      </w:ins>
      <w:ins w:id="66" w:author="我只喜欢喝白开" w:date="2020-02-07T14:41:24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字符串</w:t>
        </w:r>
      </w:ins>
      <w:ins w:id="67" w:author="我只喜欢喝白开" w:date="2020-02-07T14:41:26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是否</w:t>
        </w:r>
      </w:ins>
      <w:ins w:id="68" w:author="我只喜欢喝白开" w:date="2020-02-07T14:41:31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包含</w:t>
        </w:r>
      </w:ins>
      <w:ins w:id="69" w:author="我只喜欢喝白开" w:date="2020-02-07T14:41:33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某个</w:t>
        </w:r>
      </w:ins>
      <w:ins w:id="70" w:author="我只喜欢喝白开" w:date="2020-02-07T14:41:37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字符</w:t>
        </w:r>
      </w:ins>
      <w:ins w:id="71" w:author="我只喜欢喝白开" w:date="2020-02-07T14:41:38Z">
        <w:r>
          <w:rPr>
            <w:rFonts w:hint="eastAsia" w:ascii="微软雅黑" w:hAnsi="微软雅黑" w:eastAsia="微软雅黑" w:cs="微软雅黑"/>
            <w:sz w:val="32"/>
            <w:szCs w:val="32"/>
            <w:lang w:val="en-US" w:eastAsia="zh-CN"/>
          </w:rPr>
          <w:t>时</w:t>
        </w:r>
      </w:ins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不区分英文大小写，本题答案：正确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11、代码表述的是没有按下鼠标就发出喵，与题目描述不服。本题答案：错误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12、表述正确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13、答案：D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解析：【逻辑与】积木块，需要两边条件框中的条件全部成立整体才能成立。计算可知两边条件都成立，所以变量【k】增加了【k】的值，即37+37=74.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14、答案：A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解析：根据题意可知，需要计算数字每一位的和。要获取每一位上的数字，可以采用取余的方法，先将数字对10取余，接着需要把数字除以10并且向下取整。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比如，第一次，156对10取余的可以得到个位上的6，接着用156除以10等于15.6，向下取整为15。第二次，把15对10取余的可以得到156十位上的5。然后再把15除以10向下取整为1。第三次，1对10取余可以得到156百位上的1。1除以10向下取整为0,程序停止。所以答案选择A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15、答案：C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16、答案：C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17、答案：D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解析：自定义积木【sum number】为递归函数，每次将【ans】增加number，然后再次调用这个函数，并将number增加3，当number的值大于20的时候停止程序。所以【ans】增加的值为3、6、9、12、15、18,最终【ans】的值为63。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18、答案：C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解析：题干为查找列表中的质数，找到第一个质数时停止全部。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【index】在程序中表示当前判断列表的项数，列表中第4项为质数，所以【index】的值为4。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质数又称素数，是一个大于1的自然数，除了1和它自身外，不能被其他自然数整除的数叫做质数；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19、答案：B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20、答案：C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解析：二分法即一分为二的方法，在列表中查找66时，第一次判断，数值在第5项-第9项中，第二次判断在第8项-第9项中，最后一次判断确定66为第9项。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21、答案：B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解析：题干为冒泡排序，顺序为从小到大，所以第二项为7。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22、答案：D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解析：此题和互换两个杯子中的可乐和橙汁的实现逻辑相同，借助一个新杯子，先将可乐倒入新杯子，然后将橙汁倒入可乐杯，最后再把新杯子中的可乐倒入橙汁杯中。</w:t>
      </w:r>
    </w:p>
    <w:p>
      <w:pPr>
        <w:ind w:left="360"/>
        <w:rPr>
          <w:rFonts w:hint="eastAsia" w:ascii="宋体" w:hAnsi="宋体" w:eastAsia="宋体" w:cs="宋体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我只喜欢喝白开">
    <w15:presenceInfo w15:providerId="WPS Office" w15:userId="2360021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5A86"/>
    <w:rsid w:val="051F1DD3"/>
    <w:rsid w:val="0905048A"/>
    <w:rsid w:val="0B23657F"/>
    <w:rsid w:val="0D232270"/>
    <w:rsid w:val="0FF15BC7"/>
    <w:rsid w:val="205B0460"/>
    <w:rsid w:val="25B57BBD"/>
    <w:rsid w:val="27EA5361"/>
    <w:rsid w:val="2EA55B1A"/>
    <w:rsid w:val="30D75E46"/>
    <w:rsid w:val="312011E3"/>
    <w:rsid w:val="32CF223C"/>
    <w:rsid w:val="3B061673"/>
    <w:rsid w:val="50BD3EC1"/>
    <w:rsid w:val="52305E41"/>
    <w:rsid w:val="572A6598"/>
    <w:rsid w:val="5FCC0434"/>
    <w:rsid w:val="65A368BD"/>
    <w:rsid w:val="7C353EAF"/>
    <w:rsid w:val="7C7A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microsoft.com/office/2011/relationships/people" Target="people.xml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2020-03-31T11:06:32Z</dcterms:created>
  <dc:creator>鸟人叔</dc:creator>
  <cp:lastModifiedBy>李琼</cp:lastModifiedBy>
  <dcterms:modified xsi:type="dcterms:W3CDTF">2020-03-31T14:53:14Z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